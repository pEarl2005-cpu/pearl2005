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9F4B" w14:textId="6FE21465" w:rsidR="002D6BDA" w:rsidRDefault="007310D7" w:rsidP="00B40DAD">
      <w:pPr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07CECE2" wp14:editId="2BB150DF">
                <wp:simplePos x="0" y="0"/>
                <wp:positionH relativeFrom="margin">
                  <wp:posOffset>1777594</wp:posOffset>
                </wp:positionH>
                <wp:positionV relativeFrom="paragraph">
                  <wp:posOffset>7315</wp:posOffset>
                </wp:positionV>
                <wp:extent cx="3935196" cy="270663"/>
                <wp:effectExtent l="0" t="0" r="27305" b="15240"/>
                <wp:wrapNone/>
                <wp:docPr id="197348727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5196" cy="2706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22616" w14:textId="3B5F8F6D" w:rsidR="00651736" w:rsidRDefault="000443A0" w:rsidP="000443A0">
                            <w:r>
                              <w:t>CSE202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7CECE2" id="Rectangle: Rounded Corners 3" o:spid="_x0000_s1026" style="position:absolute;margin-left:139.95pt;margin-top:.6pt;width:309.85pt;height:21.3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" fillcolor="white [3201]" strokecolor="#4ea72e [3209]" strokeweight="1pt">
                <v:stroke joinstyle="miter"/>
                <v:textbox>
                  <w:txbxContent>
                    <w:p w14:paraId="63922616" w14:textId="3B5F8F6D" w:rsidR="00651736" w:rsidRDefault="000443A0" w:rsidP="000443A0">
                      <w:r>
                        <w:t>CSE202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sz w:val="28"/>
          <w:szCs w:val="28"/>
        </w:rPr>
        <w:t>MODULE CODE</w:t>
      </w:r>
      <w:r w:rsidR="00B40DAD">
        <w:rPr>
          <w:b/>
          <w:bCs/>
          <w:sz w:val="28"/>
          <w:szCs w:val="28"/>
        </w:rPr>
        <w:tab/>
      </w:r>
    </w:p>
    <w:p w14:paraId="56F2BB9D" w14:textId="77777777" w:rsidR="0084616E" w:rsidRDefault="0084616E" w:rsidP="00B40DAD">
      <w:pPr>
        <w:tabs>
          <w:tab w:val="right" w:pos="9026"/>
        </w:tabs>
        <w:rPr>
          <w:b/>
          <w:bCs/>
          <w:sz w:val="28"/>
          <w:szCs w:val="28"/>
        </w:rPr>
      </w:pPr>
    </w:p>
    <w:p w14:paraId="4E74340B" w14:textId="77777777" w:rsidR="00B40DAD" w:rsidRDefault="00B40DAD" w:rsidP="00B40DAD">
      <w:pPr>
        <w:tabs>
          <w:tab w:val="right" w:pos="9026"/>
        </w:tabs>
        <w:rPr>
          <w:b/>
          <w:bCs/>
          <w:sz w:val="28"/>
          <w:szCs w:val="28"/>
        </w:rPr>
      </w:pPr>
    </w:p>
    <w:p w14:paraId="5E261511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709DAEAE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67F1EC77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5373B423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5D5A6CC2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4F05A472" w14:textId="18D27836" w:rsidR="002D6BDA" w:rsidRDefault="00307F37" w:rsidP="009A4D90">
      <w:pPr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2A9B742" wp14:editId="415AB81B">
                <wp:simplePos x="0" y="0"/>
                <wp:positionH relativeFrom="margin">
                  <wp:posOffset>1755647</wp:posOffset>
                </wp:positionH>
                <wp:positionV relativeFrom="paragraph">
                  <wp:posOffset>15799</wp:posOffset>
                </wp:positionV>
                <wp:extent cx="3941877" cy="277977"/>
                <wp:effectExtent l="0" t="0" r="20955" b="27305"/>
                <wp:wrapNone/>
                <wp:docPr id="105693389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877" cy="2779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0E9E3" w14:textId="43B27552" w:rsidR="009A4D90" w:rsidRDefault="009A4B73" w:rsidP="009A4B73">
                            <w:r>
                              <w:t>OBJECT O</w:t>
                            </w:r>
                            <w:r w:rsidR="0031348D">
                              <w:t>RIENTED</w:t>
                            </w:r>
                            <w:r w:rsidR="00A142D5">
                              <w:t xml:space="preserve"> ANALYSIS AND DESIGN WITH 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9B742" id="Rectangle: Rounded Corners 4" o:spid="_x0000_s1027" style="position:absolute;margin-left:138.25pt;margin-top:1.25pt;width:310.4pt;height:21.9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2EF0E9E3" w14:textId="43B27552" w:rsidR="009A4D90" w:rsidRDefault="009A4B73" w:rsidP="009A4B73">
                      <w:r>
                        <w:t>OBJECT O</w:t>
                      </w:r>
                      <w:r w:rsidR="0031348D">
                        <w:t>RIENTED</w:t>
                      </w:r>
                      <w:r w:rsidR="00A142D5">
                        <w:t xml:space="preserve"> ANALYSIS AND DESIGN WITH JAVA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4C29">
        <w:rPr>
          <w:b/>
          <w:bCs/>
          <w:sz w:val="28"/>
          <w:szCs w:val="28"/>
        </w:rPr>
        <w:t>TITLE OF PAPER</w:t>
      </w:r>
      <w:r w:rsidR="009A4D90">
        <w:rPr>
          <w:b/>
          <w:bCs/>
          <w:sz w:val="28"/>
          <w:szCs w:val="28"/>
        </w:rPr>
        <w:tab/>
      </w:r>
    </w:p>
    <w:p w14:paraId="4CB400A0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0BAE829D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58B84DB1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7D670929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06225D70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67B86F39" w14:textId="77777777" w:rsidR="0084616E" w:rsidRDefault="0084616E" w:rsidP="009A4D90">
      <w:pPr>
        <w:tabs>
          <w:tab w:val="right" w:pos="9026"/>
        </w:tabs>
        <w:rPr>
          <w:b/>
          <w:bCs/>
          <w:sz w:val="28"/>
          <w:szCs w:val="28"/>
        </w:rPr>
      </w:pPr>
    </w:p>
    <w:p w14:paraId="105A1305" w14:textId="74FF89E4" w:rsidR="009A4D90" w:rsidRDefault="009F27A4" w:rsidP="00AC52F7">
      <w:pPr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E4C9A7A" wp14:editId="566A7D77">
                <wp:simplePos x="0" y="0"/>
                <wp:positionH relativeFrom="column">
                  <wp:posOffset>1733701</wp:posOffset>
                </wp:positionH>
                <wp:positionV relativeFrom="paragraph">
                  <wp:posOffset>10287</wp:posOffset>
                </wp:positionV>
                <wp:extent cx="3949243" cy="292608"/>
                <wp:effectExtent l="0" t="0" r="13335" b="12700"/>
                <wp:wrapNone/>
                <wp:docPr id="86520268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243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B395A" w14:textId="5A222F7F" w:rsidR="009F27A4" w:rsidRDefault="001C527F" w:rsidP="00A142D5">
                            <w:r>
                              <w:t>PEARL GAOPATWE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4C9A7A" id="Rectangle: Rounded Corners 5" o:spid="_x0000_s1028" style="position:absolute;margin-left:136.5pt;margin-top:.8pt;width:310.95pt;height:23.0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593B395A" w14:textId="5A222F7F" w:rsidR="009F27A4" w:rsidRDefault="001C527F" w:rsidP="00A142D5">
                      <w:r>
                        <w:t>PEARL GAOPATWE</w:t>
                      </w:r>
                    </w:p>
                  </w:txbxContent>
                </v:textbox>
              </v:roundrect>
            </w:pict>
          </mc:Fallback>
        </mc:AlternateContent>
      </w:r>
      <w:r w:rsidR="00611E41">
        <w:rPr>
          <w:b/>
          <w:bCs/>
          <w:sz w:val="28"/>
          <w:szCs w:val="28"/>
        </w:rPr>
        <w:t>STUDENT NAME</w:t>
      </w:r>
      <w:r w:rsidR="00AC52F7">
        <w:rPr>
          <w:b/>
          <w:bCs/>
          <w:sz w:val="28"/>
          <w:szCs w:val="28"/>
        </w:rPr>
        <w:tab/>
      </w:r>
    </w:p>
    <w:p w14:paraId="2A11D728" w14:textId="77777777" w:rsidR="000443A0" w:rsidRDefault="000443A0" w:rsidP="00AC52F7">
      <w:pPr>
        <w:tabs>
          <w:tab w:val="right" w:pos="9026"/>
        </w:tabs>
        <w:rPr>
          <w:b/>
          <w:bCs/>
          <w:sz w:val="28"/>
          <w:szCs w:val="28"/>
        </w:rPr>
      </w:pPr>
    </w:p>
    <w:p w14:paraId="59D19468" w14:textId="77777777" w:rsidR="000443A0" w:rsidRDefault="000443A0" w:rsidP="00AC52F7">
      <w:pPr>
        <w:tabs>
          <w:tab w:val="right" w:pos="9026"/>
        </w:tabs>
        <w:rPr>
          <w:b/>
          <w:bCs/>
          <w:sz w:val="28"/>
          <w:szCs w:val="28"/>
        </w:rPr>
      </w:pPr>
    </w:p>
    <w:p w14:paraId="5ABE15AC" w14:textId="77777777" w:rsidR="000443A0" w:rsidRDefault="000443A0" w:rsidP="00AC52F7">
      <w:pPr>
        <w:tabs>
          <w:tab w:val="right" w:pos="9026"/>
        </w:tabs>
        <w:rPr>
          <w:b/>
          <w:bCs/>
          <w:sz w:val="28"/>
          <w:szCs w:val="28"/>
        </w:rPr>
      </w:pPr>
    </w:p>
    <w:p w14:paraId="70D2F1C2" w14:textId="5FE47A17" w:rsidR="0084616E" w:rsidRDefault="00296C43" w:rsidP="000443A0">
      <w:pPr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7C137ED" wp14:editId="6BBA12D0">
                <wp:simplePos x="0" y="0"/>
                <wp:positionH relativeFrom="column">
                  <wp:posOffset>1719617</wp:posOffset>
                </wp:positionH>
                <wp:positionV relativeFrom="paragraph">
                  <wp:posOffset>334218</wp:posOffset>
                </wp:positionV>
                <wp:extent cx="4053385" cy="298763"/>
                <wp:effectExtent l="0" t="0" r="23495" b="25400"/>
                <wp:wrapNone/>
                <wp:docPr id="178289643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53385" cy="29876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E9A93" w14:textId="3B874FC3" w:rsidR="00AC52F7" w:rsidRDefault="000443A0" w:rsidP="00AC52F7">
                            <w:r>
                              <w:t>CSE24-056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C137ED" id="Rectangle: Rounded Corners 6" o:spid="_x0000_s1029" style="position:absolute;margin-left:135.4pt;margin-top:26.3pt;width:319.15pt;height:23.5pt;flip:y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" fillcolor="white [3201]" strokecolor="#4ea72e [3209]" strokeweight="1pt">
                <v:stroke joinstyle="miter"/>
                <v:textbox>
                  <w:txbxContent>
                    <w:p w14:paraId="61EE9A93" w14:textId="3B874FC3" w:rsidR="00AC52F7" w:rsidRDefault="000443A0" w:rsidP="00AC52F7">
                      <w:r>
                        <w:t>CSE24-056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FF8C1A" w14:textId="2EDC98F3" w:rsidR="00AC52F7" w:rsidRDefault="00AC52F7" w:rsidP="000443A0">
      <w:pPr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NUMBER</w:t>
      </w:r>
      <w:r w:rsidR="000443A0">
        <w:rPr>
          <w:b/>
          <w:bCs/>
          <w:sz w:val="28"/>
          <w:szCs w:val="28"/>
        </w:rPr>
        <w:tab/>
      </w:r>
    </w:p>
    <w:p w14:paraId="313048C6" w14:textId="77777777" w:rsidR="000443A0" w:rsidRDefault="000443A0" w:rsidP="000443A0">
      <w:pPr>
        <w:tabs>
          <w:tab w:val="right" w:pos="9026"/>
        </w:tabs>
        <w:rPr>
          <w:b/>
          <w:bCs/>
          <w:sz w:val="28"/>
          <w:szCs w:val="28"/>
        </w:rPr>
      </w:pPr>
    </w:p>
    <w:p w14:paraId="45964E4C" w14:textId="77777777" w:rsidR="000443A0" w:rsidRDefault="000443A0" w:rsidP="000443A0">
      <w:pPr>
        <w:tabs>
          <w:tab w:val="right" w:pos="9026"/>
        </w:tabs>
        <w:rPr>
          <w:b/>
          <w:bCs/>
          <w:sz w:val="28"/>
          <w:szCs w:val="28"/>
        </w:rPr>
      </w:pPr>
    </w:p>
    <w:p w14:paraId="5ABE3B7D" w14:textId="77777777" w:rsidR="000443A0" w:rsidRDefault="000443A0" w:rsidP="000443A0">
      <w:pPr>
        <w:tabs>
          <w:tab w:val="right" w:pos="9026"/>
        </w:tabs>
        <w:rPr>
          <w:b/>
          <w:bCs/>
          <w:sz w:val="28"/>
          <w:szCs w:val="28"/>
        </w:rPr>
      </w:pPr>
    </w:p>
    <w:p w14:paraId="5D116BFB" w14:textId="77777777" w:rsidR="000443A0" w:rsidRDefault="000443A0" w:rsidP="000443A0">
      <w:pPr>
        <w:tabs>
          <w:tab w:val="right" w:pos="9026"/>
        </w:tabs>
        <w:rPr>
          <w:b/>
          <w:bCs/>
          <w:sz w:val="28"/>
          <w:szCs w:val="28"/>
        </w:rPr>
      </w:pPr>
    </w:p>
    <w:p w14:paraId="3D3D5B6A" w14:textId="77777777" w:rsidR="000443A0" w:rsidRDefault="000443A0" w:rsidP="000443A0">
      <w:pPr>
        <w:tabs>
          <w:tab w:val="right" w:pos="9026"/>
        </w:tabs>
        <w:rPr>
          <w:b/>
          <w:bCs/>
          <w:sz w:val="28"/>
          <w:szCs w:val="28"/>
        </w:rPr>
      </w:pPr>
    </w:p>
    <w:p w14:paraId="7C8C2F62" w14:textId="77777777" w:rsidR="000443A0" w:rsidRDefault="000443A0" w:rsidP="000443A0">
      <w:pPr>
        <w:tabs>
          <w:tab w:val="right" w:pos="9026"/>
        </w:tabs>
        <w:rPr>
          <w:b/>
          <w:bCs/>
          <w:sz w:val="28"/>
          <w:szCs w:val="28"/>
        </w:rPr>
      </w:pPr>
    </w:p>
    <w:p w14:paraId="4C0AD07A" w14:textId="48F3E0D8" w:rsidR="004B560F" w:rsidRPr="006E2962" w:rsidRDefault="005341AA" w:rsidP="006E2962">
      <w:pPr>
        <w:rPr>
          <w:b/>
          <w:bCs/>
          <w:sz w:val="28"/>
          <w:szCs w:val="28"/>
        </w:rPr>
      </w:pPr>
      <w:r w:rsidRPr="006E2962">
        <w:rPr>
          <w:b/>
          <w:bCs/>
          <w:sz w:val="28"/>
          <w:szCs w:val="28"/>
        </w:rPr>
        <w:t>Part A</w:t>
      </w:r>
    </w:p>
    <w:p w14:paraId="3F9AD494" w14:textId="30414E75" w:rsidR="005341AA" w:rsidRPr="005341AA" w:rsidRDefault="005341AA" w:rsidP="00534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5341AA">
        <w:rPr>
          <w:b/>
          <w:bCs/>
          <w:sz w:val="28"/>
          <w:szCs w:val="28"/>
        </w:rPr>
        <w:t>Requirements Elicitation</w:t>
      </w:r>
    </w:p>
    <w:p w14:paraId="47CD35F3" w14:textId="4B51CFB9" w:rsidR="000D7E72" w:rsidRDefault="004701F7" w:rsidP="006E296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Customer registration</w:t>
      </w:r>
      <w:r w:rsidR="00524117">
        <w:rPr>
          <w:b/>
          <w:bCs/>
          <w:sz w:val="28"/>
          <w:szCs w:val="28"/>
        </w:rPr>
        <w:t>-</w:t>
      </w:r>
      <w:r w:rsidR="00524117">
        <w:rPr>
          <w:sz w:val="28"/>
          <w:szCs w:val="28"/>
        </w:rPr>
        <w:t xml:space="preserve">The systems </w:t>
      </w:r>
      <w:r w:rsidR="000A4038">
        <w:rPr>
          <w:sz w:val="28"/>
          <w:szCs w:val="28"/>
        </w:rPr>
        <w:t>allow</w:t>
      </w:r>
      <w:r w:rsidR="00524117">
        <w:rPr>
          <w:sz w:val="28"/>
          <w:szCs w:val="28"/>
        </w:rPr>
        <w:t xml:space="preserve"> new customers to be registered</w:t>
      </w:r>
      <w:r w:rsidR="00F67450">
        <w:rPr>
          <w:sz w:val="28"/>
          <w:szCs w:val="28"/>
        </w:rPr>
        <w:t xml:space="preserve"> with customer details.</w:t>
      </w:r>
    </w:p>
    <w:p w14:paraId="4A718ABC" w14:textId="489A02D2" w:rsidR="00F67450" w:rsidRDefault="00DB0FCA" w:rsidP="00D50BE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User </w:t>
      </w:r>
      <w:r w:rsidR="00A80099">
        <w:rPr>
          <w:b/>
          <w:bCs/>
          <w:sz w:val="28"/>
          <w:szCs w:val="28"/>
        </w:rPr>
        <w:t>authentication</w:t>
      </w:r>
      <w:r w:rsidR="0060305B">
        <w:rPr>
          <w:b/>
          <w:bCs/>
          <w:sz w:val="28"/>
          <w:szCs w:val="28"/>
        </w:rPr>
        <w:t>-</w:t>
      </w:r>
      <w:r w:rsidR="009A4782">
        <w:rPr>
          <w:sz w:val="28"/>
          <w:szCs w:val="28"/>
        </w:rPr>
        <w:t>Customers must</w:t>
      </w:r>
      <w:r w:rsidR="00513F67">
        <w:rPr>
          <w:sz w:val="28"/>
          <w:szCs w:val="28"/>
        </w:rPr>
        <w:t xml:space="preserve"> log in with valid credentials to access their accounts</w:t>
      </w:r>
      <w:r w:rsidR="00DC4236">
        <w:rPr>
          <w:sz w:val="28"/>
          <w:szCs w:val="28"/>
        </w:rPr>
        <w:t>.</w:t>
      </w:r>
    </w:p>
    <w:p w14:paraId="3EF9D3F7" w14:textId="7C9783D6" w:rsidR="00DC4236" w:rsidRDefault="00DC4236" w:rsidP="00D50BE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Open account-</w:t>
      </w:r>
      <w:r w:rsidR="00DE37AC">
        <w:rPr>
          <w:sz w:val="28"/>
          <w:szCs w:val="28"/>
        </w:rPr>
        <w:t>the system allow customer to open different types of accounts</w:t>
      </w:r>
      <w:r w:rsidR="004F0724">
        <w:rPr>
          <w:sz w:val="28"/>
          <w:szCs w:val="28"/>
        </w:rPr>
        <w:t>,savings,investment and cheque accounts</w:t>
      </w:r>
      <w:r w:rsidR="002E3F6B">
        <w:rPr>
          <w:sz w:val="28"/>
          <w:szCs w:val="28"/>
        </w:rPr>
        <w:t xml:space="preserve">.Investment requires </w:t>
      </w:r>
      <w:r w:rsidR="003754B8">
        <w:rPr>
          <w:sz w:val="28"/>
          <w:szCs w:val="28"/>
        </w:rPr>
        <w:t>minimum of P500.</w:t>
      </w:r>
    </w:p>
    <w:p w14:paraId="40409A46" w14:textId="77777777" w:rsidR="00423FFE" w:rsidRDefault="00BA7781" w:rsidP="00206E47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Data per</w:t>
      </w:r>
      <w:r w:rsidR="008D192F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istence</w:t>
      </w:r>
      <w:r w:rsidR="00590937">
        <w:rPr>
          <w:b/>
          <w:bCs/>
          <w:sz w:val="28"/>
          <w:szCs w:val="28"/>
        </w:rPr>
        <w:t>-</w:t>
      </w:r>
      <w:r w:rsidR="00590937">
        <w:rPr>
          <w:sz w:val="28"/>
          <w:szCs w:val="28"/>
        </w:rPr>
        <w:t>Customer ,account</w:t>
      </w:r>
      <w:r w:rsidR="007A2F44">
        <w:rPr>
          <w:sz w:val="28"/>
          <w:szCs w:val="28"/>
        </w:rPr>
        <w:t xml:space="preserve"> and transaction data must be stored </w:t>
      </w:r>
      <w:r w:rsidR="00710F9F">
        <w:rPr>
          <w:sz w:val="28"/>
          <w:szCs w:val="28"/>
        </w:rPr>
        <w:t>permanently.</w:t>
      </w:r>
      <w:r w:rsidR="00423FFE">
        <w:rPr>
          <w:sz w:val="28"/>
          <w:szCs w:val="28"/>
        </w:rPr>
        <w:t xml:space="preserve"> </w:t>
      </w:r>
    </w:p>
    <w:p w14:paraId="75F1D2CC" w14:textId="42C5FB25" w:rsidR="00A44F6B" w:rsidRPr="00423FFE" w:rsidRDefault="00A44F6B" w:rsidP="00423FFE">
      <w:pPr>
        <w:rPr>
          <w:sz w:val="28"/>
          <w:szCs w:val="28"/>
        </w:rPr>
      </w:pPr>
      <w:r w:rsidRPr="00423FFE">
        <w:rPr>
          <w:b/>
          <w:bCs/>
          <w:sz w:val="24"/>
          <w:szCs w:val="24"/>
        </w:rPr>
        <w:t>NON-FUNCTIONAL REQUIREMENTS</w:t>
      </w:r>
    </w:p>
    <w:p w14:paraId="479762CE" w14:textId="700D5F37" w:rsidR="002C6779" w:rsidRPr="00197068" w:rsidRDefault="00BC161B" w:rsidP="00BC161B">
      <w:pPr>
        <w:pStyle w:val="ListParagraph"/>
        <w:numPr>
          <w:ilvl w:val="0"/>
          <w:numId w:val="4"/>
        </w:numPr>
        <w:tabs>
          <w:tab w:val="left" w:pos="135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Security</w:t>
      </w:r>
      <w:r w:rsidR="007E3442">
        <w:rPr>
          <w:b/>
          <w:bCs/>
          <w:sz w:val="24"/>
          <w:szCs w:val="24"/>
        </w:rPr>
        <w:t>-</w:t>
      </w:r>
      <w:r w:rsidR="007E3442">
        <w:rPr>
          <w:sz w:val="24"/>
          <w:szCs w:val="24"/>
        </w:rPr>
        <w:t>Enforces role base ac</w:t>
      </w:r>
      <w:r w:rsidR="00197068">
        <w:rPr>
          <w:sz w:val="24"/>
          <w:szCs w:val="24"/>
        </w:rPr>
        <w:t>cess control.</w:t>
      </w:r>
    </w:p>
    <w:p w14:paraId="519F70E5" w14:textId="6407ABCA" w:rsidR="00197068" w:rsidRPr="00BB310E" w:rsidRDefault="00197068" w:rsidP="00BC161B">
      <w:pPr>
        <w:pStyle w:val="ListParagraph"/>
        <w:numPr>
          <w:ilvl w:val="0"/>
          <w:numId w:val="4"/>
        </w:numPr>
        <w:tabs>
          <w:tab w:val="left" w:pos="135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Performance</w:t>
      </w:r>
      <w:r w:rsidR="00E702CE">
        <w:rPr>
          <w:b/>
          <w:bCs/>
          <w:sz w:val="24"/>
          <w:szCs w:val="24"/>
        </w:rPr>
        <w:t>-</w:t>
      </w:r>
      <w:r w:rsidR="00051BBD">
        <w:rPr>
          <w:sz w:val="24"/>
          <w:szCs w:val="24"/>
        </w:rPr>
        <w:t xml:space="preserve">Typical account queries must respond within </w:t>
      </w:r>
      <w:r w:rsidR="00BB310E">
        <w:rPr>
          <w:sz w:val="24"/>
          <w:szCs w:val="24"/>
        </w:rPr>
        <w:t>200ms under normal load.</w:t>
      </w:r>
    </w:p>
    <w:p w14:paraId="4D8E776B" w14:textId="2B4517E2" w:rsidR="00A67F34" w:rsidRPr="00E252FF" w:rsidRDefault="001F1885" w:rsidP="00A67F34">
      <w:pPr>
        <w:pStyle w:val="ListParagraph"/>
        <w:numPr>
          <w:ilvl w:val="0"/>
          <w:numId w:val="4"/>
        </w:numPr>
        <w:tabs>
          <w:tab w:val="left" w:pos="135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</w:t>
      </w:r>
      <w:r w:rsidR="00756F9C">
        <w:rPr>
          <w:b/>
          <w:bCs/>
          <w:sz w:val="24"/>
          <w:szCs w:val="24"/>
        </w:rPr>
        <w:t>integrity-</w:t>
      </w:r>
      <w:r w:rsidR="005B056A">
        <w:rPr>
          <w:sz w:val="24"/>
          <w:szCs w:val="24"/>
        </w:rPr>
        <w:t>The system must</w:t>
      </w:r>
      <w:r w:rsidR="006443F9">
        <w:rPr>
          <w:sz w:val="24"/>
          <w:szCs w:val="24"/>
        </w:rPr>
        <w:t xml:space="preserve"> be </w:t>
      </w:r>
      <w:r w:rsidR="00E252FF">
        <w:rPr>
          <w:sz w:val="24"/>
          <w:szCs w:val="24"/>
        </w:rPr>
        <w:t>consistent,</w:t>
      </w:r>
      <w:r w:rsidR="006443F9">
        <w:rPr>
          <w:sz w:val="24"/>
          <w:szCs w:val="24"/>
        </w:rPr>
        <w:t xml:space="preserve"> so balances never </w:t>
      </w:r>
      <w:r w:rsidR="00513C13">
        <w:rPr>
          <w:sz w:val="24"/>
          <w:szCs w:val="24"/>
        </w:rPr>
        <w:t>diverge due</w:t>
      </w:r>
      <w:r w:rsidR="00A67F34">
        <w:rPr>
          <w:sz w:val="24"/>
          <w:szCs w:val="24"/>
        </w:rPr>
        <w:t xml:space="preserve"> partial failures.</w:t>
      </w:r>
    </w:p>
    <w:p w14:paraId="3F8110CE" w14:textId="306BC2F2" w:rsidR="00E252FF" w:rsidRPr="007422B9" w:rsidRDefault="00F31437" w:rsidP="007422B9">
      <w:pPr>
        <w:pStyle w:val="ListParagraph"/>
        <w:numPr>
          <w:ilvl w:val="0"/>
          <w:numId w:val="4"/>
        </w:numPr>
        <w:tabs>
          <w:tab w:val="left" w:pos="135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Auditability and logging</w:t>
      </w:r>
      <w:r w:rsidR="00A75473">
        <w:rPr>
          <w:b/>
          <w:bCs/>
          <w:sz w:val="24"/>
          <w:szCs w:val="24"/>
        </w:rPr>
        <w:t>-</w:t>
      </w:r>
      <w:r w:rsidR="00A75473">
        <w:rPr>
          <w:sz w:val="24"/>
          <w:szCs w:val="24"/>
        </w:rPr>
        <w:t>All critical operations</w:t>
      </w:r>
      <w:r w:rsidR="00A17D19">
        <w:rPr>
          <w:sz w:val="24"/>
          <w:szCs w:val="24"/>
        </w:rPr>
        <w:t xml:space="preserve"> must be logged with </w:t>
      </w:r>
      <w:r w:rsidR="007422B9">
        <w:rPr>
          <w:sz w:val="24"/>
          <w:szCs w:val="24"/>
        </w:rPr>
        <w:t>timestamp, actor</w:t>
      </w:r>
      <w:r w:rsidR="00EC5A16" w:rsidRPr="007422B9">
        <w:rPr>
          <w:sz w:val="24"/>
          <w:szCs w:val="24"/>
        </w:rPr>
        <w:t xml:space="preserve"> and details</w:t>
      </w:r>
      <w:r w:rsidR="007422B9">
        <w:rPr>
          <w:sz w:val="24"/>
          <w:szCs w:val="24"/>
        </w:rPr>
        <w:t>.</w:t>
      </w:r>
    </w:p>
    <w:p w14:paraId="36889674" w14:textId="54C3FBA8" w:rsidR="00F14722" w:rsidRDefault="00A44A0B" w:rsidP="00B65D95">
      <w:pPr>
        <w:tabs>
          <w:tab w:val="left" w:pos="135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895EF4">
        <w:rPr>
          <w:b/>
          <w:bCs/>
          <w:sz w:val="28"/>
          <w:szCs w:val="28"/>
        </w:rPr>
        <w:t>STRUCTURAL UML MODELLING</w:t>
      </w:r>
    </w:p>
    <w:p w14:paraId="22BABF09" w14:textId="4A33944C" w:rsidR="00A44A0B" w:rsidRDefault="00A44A0B" w:rsidP="00B65D95">
      <w:pPr>
        <w:tabs>
          <w:tab w:val="left" w:pos="1350"/>
        </w:tabs>
        <w:rPr>
          <w:b/>
          <w:bCs/>
          <w:noProof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</w:t>
      </w:r>
      <w:r w:rsidR="001411ED">
        <w:rPr>
          <w:b/>
          <w:bCs/>
          <w:sz w:val="24"/>
          <w:szCs w:val="24"/>
        </w:rPr>
        <w:t>ystem Usecase</w:t>
      </w:r>
      <w:r w:rsidR="004C2935">
        <w:rPr>
          <w:b/>
          <w:bCs/>
          <w:sz w:val="24"/>
          <w:szCs w:val="24"/>
        </w:rPr>
        <w:t xml:space="preserve">  diagram</w:t>
      </w:r>
      <w:r w:rsidR="008D00CF">
        <w:rPr>
          <w:b/>
          <w:bCs/>
          <w:noProof/>
          <w:sz w:val="24"/>
          <w:szCs w:val="24"/>
        </w:rPr>
        <w:drawing>
          <wp:inline distT="0" distB="0" distL="0" distR="0" wp14:anchorId="2D477626" wp14:editId="20E0E8CB">
            <wp:extent cx="5731510" cy="4839335"/>
            <wp:effectExtent l="0" t="0" r="2540" b="0"/>
            <wp:docPr id="2529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29532" name="Picture 2529295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1ED">
        <w:rPr>
          <w:b/>
          <w:bCs/>
          <w:sz w:val="24"/>
          <w:szCs w:val="24"/>
        </w:rPr>
        <w:t xml:space="preserve"> </w:t>
      </w:r>
    </w:p>
    <w:p w14:paraId="21A98BD0" w14:textId="77777777" w:rsidR="00E558AD" w:rsidRPr="00E558AD" w:rsidRDefault="00E558AD" w:rsidP="00E558AD">
      <w:pPr>
        <w:rPr>
          <w:sz w:val="24"/>
          <w:szCs w:val="24"/>
        </w:rPr>
      </w:pPr>
    </w:p>
    <w:p w14:paraId="510B3B4C" w14:textId="7860323A" w:rsidR="00E558AD" w:rsidRDefault="00CE5CEA" w:rsidP="00E558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Diagram</w:t>
      </w:r>
    </w:p>
    <w:p w14:paraId="00DAFC51" w14:textId="4C51E668" w:rsidR="00CE5CEA" w:rsidRPr="00CE5CEA" w:rsidRDefault="00986D36" w:rsidP="00E558A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011418" wp14:editId="20978CFD">
            <wp:extent cx="5731510" cy="4794250"/>
            <wp:effectExtent l="0" t="0" r="2540" b="6350"/>
            <wp:docPr id="1060496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96057" name="Picture 1060496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E43" w14:textId="77777777" w:rsidR="00E558AD" w:rsidRDefault="00E558AD" w:rsidP="00E558AD">
      <w:pPr>
        <w:rPr>
          <w:b/>
          <w:bCs/>
          <w:noProof/>
          <w:sz w:val="24"/>
          <w:szCs w:val="24"/>
        </w:rPr>
      </w:pPr>
    </w:p>
    <w:p w14:paraId="0F380BF0" w14:textId="58605F00" w:rsidR="00E558AD" w:rsidRDefault="005D6B96" w:rsidP="00E558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3.BEHAVIOURAL UML MODELLING</w:t>
      </w:r>
    </w:p>
    <w:p w14:paraId="217ACF52" w14:textId="486D9ED3" w:rsidR="00EC4907" w:rsidRDefault="001631EC" w:rsidP="00E558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WITHDRAW SEQUENCE DIAGRAM</w:t>
      </w:r>
    </w:p>
    <w:p w14:paraId="403ECB6C" w14:textId="52E491FC" w:rsidR="001631EC" w:rsidRDefault="00736022" w:rsidP="00E558A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6FF36F9D" wp14:editId="353A9385">
                <wp:simplePos x="0" y="0"/>
                <wp:positionH relativeFrom="column">
                  <wp:posOffset>5581650</wp:posOffset>
                </wp:positionH>
                <wp:positionV relativeFrom="paragraph">
                  <wp:posOffset>466090</wp:posOffset>
                </wp:positionV>
                <wp:extent cx="75460" cy="155730"/>
                <wp:effectExtent l="38100" t="38100" r="39370" b="34925"/>
                <wp:wrapNone/>
                <wp:docPr id="46450031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460" cy="15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E358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439pt;margin-top:36.2pt;width:6.95pt;height:1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1353D68F" wp14:editId="354E04C9">
                <wp:simplePos x="0" y="0"/>
                <wp:positionH relativeFrom="column">
                  <wp:posOffset>5457450</wp:posOffset>
                </wp:positionH>
                <wp:positionV relativeFrom="paragraph">
                  <wp:posOffset>532785</wp:posOffset>
                </wp:positionV>
                <wp:extent cx="67680" cy="72000"/>
                <wp:effectExtent l="38100" t="38100" r="46990" b="42545"/>
                <wp:wrapNone/>
                <wp:docPr id="52422209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6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5A3C6" id="Ink 13" o:spid="_x0000_s1026" type="#_x0000_t75" style="position:absolute;margin-left:429.2pt;margin-top:41.45pt;width:6.35pt;height:6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2EDA5877" wp14:editId="31466189">
                <wp:simplePos x="0" y="0"/>
                <wp:positionH relativeFrom="column">
                  <wp:posOffset>5344410</wp:posOffset>
                </wp:positionH>
                <wp:positionV relativeFrom="paragraph">
                  <wp:posOffset>514065</wp:posOffset>
                </wp:positionV>
                <wp:extent cx="64080" cy="77040"/>
                <wp:effectExtent l="38100" t="38100" r="50800" b="37465"/>
                <wp:wrapNone/>
                <wp:docPr id="111505564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0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A6EBE" id="Ink 12" o:spid="_x0000_s1026" type="#_x0000_t75" style="position:absolute;margin-left:420.3pt;margin-top:40pt;width:6.05pt;height: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00246A1E" wp14:editId="1B7D6F5E">
                <wp:simplePos x="0" y="0"/>
                <wp:positionH relativeFrom="column">
                  <wp:posOffset>5238570</wp:posOffset>
                </wp:positionH>
                <wp:positionV relativeFrom="paragraph">
                  <wp:posOffset>434145</wp:posOffset>
                </wp:positionV>
                <wp:extent cx="58320" cy="151560"/>
                <wp:effectExtent l="38100" t="38100" r="37465" b="39370"/>
                <wp:wrapNone/>
                <wp:docPr id="126010456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83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6F5D1" id="Ink 11" o:spid="_x0000_s1026" type="#_x0000_t75" style="position:absolute;margin-left:412pt;margin-top:33.7pt;width:5.6pt;height:1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">
                <v:imagedata r:id="rId1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8F0F553" wp14:editId="70EC227C">
                <wp:simplePos x="0" y="0"/>
                <wp:positionH relativeFrom="column">
                  <wp:posOffset>5229210</wp:posOffset>
                </wp:positionH>
                <wp:positionV relativeFrom="paragraph">
                  <wp:posOffset>494985</wp:posOffset>
                </wp:positionV>
                <wp:extent cx="6120" cy="108000"/>
                <wp:effectExtent l="38100" t="38100" r="51435" b="44450"/>
                <wp:wrapNone/>
                <wp:docPr id="172966015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1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978BF" id="Ink 10" o:spid="_x0000_s1026" type="#_x0000_t75" style="position:absolute;margin-left:411.25pt;margin-top:38.5pt;width:1.5pt;height: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">
                <v:imagedata r:id="rId18" o:title=""/>
              </v:shape>
            </w:pict>
          </mc:Fallback>
        </mc:AlternateContent>
      </w:r>
      <w:r w:rsidR="001631E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B0BB547" wp14:editId="4E9A4EB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6145530"/>
            <wp:effectExtent l="0" t="0" r="2540" b="7620"/>
            <wp:wrapSquare wrapText="bothSides"/>
            <wp:docPr id="166247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7965" name="Picture 16624779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0CF2">
        <w:rPr>
          <w:b/>
          <w:bCs/>
          <w:sz w:val="24"/>
          <w:szCs w:val="24"/>
        </w:rPr>
        <w:t>DEPOSIT SE</w:t>
      </w:r>
      <w:r w:rsidR="00750A67">
        <w:rPr>
          <w:b/>
          <w:bCs/>
          <w:sz w:val="24"/>
          <w:szCs w:val="24"/>
        </w:rPr>
        <w:t>QUENCE DIAGRAM</w:t>
      </w:r>
      <w:r w:rsidR="00750A6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5C1546E" wp14:editId="762099F7">
            <wp:extent cx="5731510" cy="4475480"/>
            <wp:effectExtent l="0" t="0" r="2540" b="1270"/>
            <wp:docPr id="11146109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10924" name="Picture 11146109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textWrapping" w:clear="all"/>
      </w:r>
    </w:p>
    <w:p w14:paraId="68515C3E" w14:textId="52D6C348" w:rsidR="00360F7A" w:rsidRDefault="00544BC4" w:rsidP="00360F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STATE DIAGRAM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140E8796" wp14:editId="7490A7DF">
            <wp:extent cx="5731510" cy="5779770"/>
            <wp:effectExtent l="0" t="0" r="2540" b="0"/>
            <wp:docPr id="270819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915" name="Picture 270819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4339" w14:textId="77777777" w:rsidR="00BB3E9D" w:rsidRDefault="00BB3E9D" w:rsidP="00360F7A">
      <w:pPr>
        <w:rPr>
          <w:b/>
          <w:bCs/>
          <w:sz w:val="24"/>
          <w:szCs w:val="24"/>
        </w:rPr>
      </w:pPr>
    </w:p>
    <w:p w14:paraId="00B88293" w14:textId="77777777" w:rsidR="00BB3E9D" w:rsidRDefault="00BB3E9D" w:rsidP="00360F7A">
      <w:pPr>
        <w:rPr>
          <w:b/>
          <w:bCs/>
          <w:sz w:val="24"/>
          <w:szCs w:val="24"/>
        </w:rPr>
      </w:pPr>
    </w:p>
    <w:p w14:paraId="66B8BC78" w14:textId="77777777" w:rsidR="00BB3E9D" w:rsidRDefault="00BB3E9D" w:rsidP="00360F7A">
      <w:pPr>
        <w:rPr>
          <w:b/>
          <w:bCs/>
          <w:sz w:val="24"/>
          <w:szCs w:val="24"/>
        </w:rPr>
      </w:pPr>
    </w:p>
    <w:p w14:paraId="5802A2C5" w14:textId="77777777" w:rsidR="00BB3E9D" w:rsidRDefault="00BB3E9D" w:rsidP="00360F7A">
      <w:pPr>
        <w:rPr>
          <w:b/>
          <w:bCs/>
          <w:sz w:val="24"/>
          <w:szCs w:val="24"/>
        </w:rPr>
      </w:pPr>
    </w:p>
    <w:p w14:paraId="2E431113" w14:textId="77777777" w:rsidR="00BB3E9D" w:rsidRDefault="00BB3E9D" w:rsidP="00360F7A">
      <w:pPr>
        <w:rPr>
          <w:b/>
          <w:bCs/>
          <w:sz w:val="24"/>
          <w:szCs w:val="24"/>
        </w:rPr>
      </w:pPr>
    </w:p>
    <w:p w14:paraId="46D7EC37" w14:textId="77777777" w:rsidR="00BB3E9D" w:rsidRDefault="00BB3E9D" w:rsidP="00360F7A">
      <w:pPr>
        <w:rPr>
          <w:b/>
          <w:bCs/>
          <w:sz w:val="24"/>
          <w:szCs w:val="24"/>
        </w:rPr>
      </w:pPr>
    </w:p>
    <w:p w14:paraId="31F81A76" w14:textId="77777777" w:rsidR="00BB3E9D" w:rsidRDefault="00BB3E9D" w:rsidP="00360F7A">
      <w:pPr>
        <w:rPr>
          <w:b/>
          <w:bCs/>
          <w:sz w:val="24"/>
          <w:szCs w:val="24"/>
        </w:rPr>
      </w:pPr>
    </w:p>
    <w:p w14:paraId="4662F1FC" w14:textId="77777777" w:rsidR="00BB3E9D" w:rsidRDefault="00BB3E9D" w:rsidP="00360F7A">
      <w:pPr>
        <w:rPr>
          <w:b/>
          <w:bCs/>
          <w:sz w:val="24"/>
          <w:szCs w:val="24"/>
        </w:rPr>
      </w:pPr>
    </w:p>
    <w:p w14:paraId="1C74C024" w14:textId="77777777" w:rsidR="00BB3E9D" w:rsidRDefault="00BB3E9D" w:rsidP="00360F7A">
      <w:pPr>
        <w:rPr>
          <w:b/>
          <w:bCs/>
          <w:noProof/>
          <w:sz w:val="24"/>
          <w:szCs w:val="24"/>
        </w:rPr>
      </w:pPr>
    </w:p>
    <w:p w14:paraId="233CF75D" w14:textId="77777777" w:rsidR="00544D98" w:rsidRDefault="00544D98" w:rsidP="00544D98">
      <w:pPr>
        <w:rPr>
          <w:b/>
          <w:bCs/>
          <w:noProof/>
          <w:sz w:val="24"/>
          <w:szCs w:val="24"/>
        </w:rPr>
      </w:pPr>
    </w:p>
    <w:p w14:paraId="17212732" w14:textId="77777777" w:rsidR="00544D98" w:rsidRPr="000D7E72" w:rsidRDefault="00544D98" w:rsidP="00544D98">
      <w:pPr>
        <w:rPr>
          <w:b/>
          <w:bCs/>
          <w:sz w:val="28"/>
          <w:szCs w:val="28"/>
        </w:rPr>
      </w:pPr>
      <w:r w:rsidRPr="000D7E72">
        <w:rPr>
          <w:b/>
          <w:bCs/>
          <w:sz w:val="28"/>
          <w:szCs w:val="28"/>
        </w:rPr>
        <w:t>MOCK INTERVIEW</w:t>
      </w:r>
      <w:r w:rsidRPr="000D7E72">
        <w:rPr>
          <w:b/>
          <w:bCs/>
        </w:rPr>
        <w:t xml:space="preserve">  </w:t>
      </w:r>
      <w:r>
        <w:rPr>
          <w:b/>
          <w:bCs/>
        </w:rPr>
        <w:t>(</w:t>
      </w:r>
      <w:r w:rsidRPr="009F7ADB">
        <w:rPr>
          <w:b/>
          <w:bCs/>
          <w:sz w:val="28"/>
          <w:szCs w:val="28"/>
        </w:rPr>
        <w:t>INTERVIEW RECORD</w:t>
      </w:r>
      <w:r>
        <w:rPr>
          <w:b/>
          <w:bCs/>
          <w:sz w:val="28"/>
          <w:szCs w:val="28"/>
        </w:rPr>
        <w:t>)</w:t>
      </w:r>
    </w:p>
    <w:p w14:paraId="6DE97870" w14:textId="77777777" w:rsidR="00544D98" w:rsidRDefault="00544D98" w:rsidP="00544D98">
      <w:pPr>
        <w:rPr>
          <w:sz w:val="28"/>
          <w:szCs w:val="28"/>
        </w:rPr>
      </w:pPr>
      <w:r>
        <w:rPr>
          <w:sz w:val="28"/>
          <w:szCs w:val="28"/>
        </w:rPr>
        <w:t xml:space="preserve">On the 18th of September at </w:t>
      </w:r>
      <w:ins w:id="0" w:author="Microsoft Word" w:date="2025-09-18T23:52:00Z" w16du:dateUtc="2025-09-18T21:52:00Z">
        <w:r>
          <w:rPr>
            <w:sz w:val="28"/>
            <w:szCs w:val="28"/>
          </w:rPr>
          <w:t>10:00 hrs an interview was conducted on</w:t>
        </w:r>
      </w:ins>
      <w:r>
        <w:rPr>
          <w:sz w:val="28"/>
          <w:szCs w:val="28"/>
        </w:rPr>
        <w:t xml:space="preserve"> </w:t>
      </w:r>
    </w:p>
    <w:p w14:paraId="30BE4145" w14:textId="77777777" w:rsidR="00544D98" w:rsidRDefault="00544D98" w:rsidP="00544D98">
      <w:pPr>
        <w:rPr>
          <w:sz w:val="28"/>
          <w:szCs w:val="28"/>
        </w:rPr>
      </w:pPr>
      <w:r w:rsidRPr="003B0BF2">
        <w:rPr>
          <w:b/>
          <w:bCs/>
          <w:sz w:val="28"/>
          <w:szCs w:val="28"/>
        </w:rPr>
        <w:t>FUCTIONAL REQUIREMENTS</w:t>
      </w:r>
      <w:r>
        <w:rPr>
          <w:sz w:val="28"/>
          <w:szCs w:val="28"/>
        </w:rPr>
        <w:t xml:space="preserve"> of a bank system.                          Interviwer:Student</w:t>
      </w:r>
    </w:p>
    <w:p w14:paraId="0DDAD327" w14:textId="77777777" w:rsidR="00544D98" w:rsidRDefault="00544D98" w:rsidP="00544D98">
      <w:pPr>
        <w:rPr>
          <w:sz w:val="28"/>
          <w:szCs w:val="28"/>
        </w:rPr>
      </w:pPr>
      <w:r>
        <w:rPr>
          <w:sz w:val="28"/>
          <w:szCs w:val="28"/>
        </w:rPr>
        <w:t>Respondent: Lecturer</w:t>
      </w:r>
    </w:p>
    <w:p w14:paraId="1EE345E7" w14:textId="77777777" w:rsidR="00544D98" w:rsidRDefault="00544D98" w:rsidP="00544D98">
      <w:pPr>
        <w:rPr>
          <w:sz w:val="28"/>
          <w:szCs w:val="28"/>
        </w:rPr>
      </w:pPr>
    </w:p>
    <w:p w14:paraId="0FFD7461" w14:textId="77777777" w:rsidR="00544D98" w:rsidRPr="00030690" w:rsidRDefault="00544D98" w:rsidP="00544D98">
      <w:pPr>
        <w:rPr>
          <w:sz w:val="24"/>
          <w:szCs w:val="24"/>
        </w:rPr>
      </w:pPr>
      <w:r w:rsidRPr="002833EB"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</w:t>
      </w:r>
      <w:r w:rsidRPr="00970E70">
        <w:t xml:space="preserve"> </w:t>
      </w:r>
      <w:r w:rsidRPr="00970E70">
        <w:rPr>
          <w:sz w:val="24"/>
          <w:szCs w:val="24"/>
        </w:rPr>
        <w:t>What account types should the system support and what are their rules?</w:t>
      </w:r>
    </w:p>
    <w:p w14:paraId="09666F54" w14:textId="77777777" w:rsidR="00544D98" w:rsidRDefault="00544D98" w:rsidP="00544D98">
      <w:pPr>
        <w:rPr>
          <w:sz w:val="24"/>
          <w:szCs w:val="24"/>
        </w:rPr>
      </w:pPr>
      <w:r w:rsidRPr="002833EB">
        <w:rPr>
          <w:b/>
          <w:bCs/>
          <w:sz w:val="24"/>
          <w:szCs w:val="24"/>
        </w:rPr>
        <w:t>Respondent</w:t>
      </w:r>
      <w:r>
        <w:rPr>
          <w:sz w:val="24"/>
          <w:szCs w:val="24"/>
        </w:rPr>
        <w:t>: Savings account, only deposits are done here with monthly interests for individuals at 0.025% and companies’ monthly interest at 0.075%.</w:t>
      </w:r>
    </w:p>
    <w:p w14:paraId="39C9A4EF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Investment account, support both deposit and withdrawal, minimal                     </w:t>
      </w:r>
    </w:p>
    <w:p w14:paraId="07C9403E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>
        <w:rPr>
          <w:sz w:val="24"/>
          <w:szCs w:val="24"/>
        </w:rPr>
        <w:tab/>
        <w:t>deposit of P500 at 5% monthly interest.</w:t>
      </w:r>
    </w:p>
    <w:p w14:paraId="4EB22EB7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Cheque account, support both deposit and withdrawal and used for </w:t>
      </w:r>
    </w:p>
    <w:p w14:paraId="24B6F20E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Employed customers to grant salaries.</w:t>
      </w:r>
    </w:p>
    <w:p w14:paraId="1970D92E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 w:rsidRPr="002833EB"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:Can a customer hold multiple accounts.</w:t>
      </w:r>
    </w:p>
    <w:p w14:paraId="1948883D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 w:rsidRPr="002833EB">
        <w:rPr>
          <w:b/>
          <w:bCs/>
          <w:sz w:val="24"/>
          <w:szCs w:val="24"/>
        </w:rPr>
        <w:t>Respondent</w:t>
      </w:r>
      <w:r>
        <w:rPr>
          <w:sz w:val="24"/>
          <w:szCs w:val="24"/>
        </w:rPr>
        <w:t>:Yes,a customer can have all three accounts the cheque, investment and savings accounts at one time.</w:t>
      </w:r>
    </w:p>
    <w:p w14:paraId="0E9F4D6D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</w:p>
    <w:p w14:paraId="106A0A18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 w:rsidRPr="002833EB"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 Are there approval steps for opening account.</w:t>
      </w:r>
    </w:p>
    <w:p w14:paraId="4F11F6BC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 w:rsidRPr="002833EB">
        <w:rPr>
          <w:b/>
          <w:bCs/>
          <w:sz w:val="24"/>
          <w:szCs w:val="24"/>
        </w:rPr>
        <w:t>Respondent</w:t>
      </w:r>
      <w:r>
        <w:rPr>
          <w:sz w:val="24"/>
          <w:szCs w:val="24"/>
        </w:rPr>
        <w:t>: Automated opening is acceptable.</w:t>
      </w:r>
    </w:p>
    <w:p w14:paraId="7F337717" w14:textId="77777777" w:rsidR="00544D98" w:rsidRDefault="00544D98" w:rsidP="00544D98">
      <w:pPr>
        <w:tabs>
          <w:tab w:val="left" w:pos="135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EF27937" w14:textId="77777777" w:rsidR="00544D98" w:rsidRPr="00544D98" w:rsidRDefault="00544D98" w:rsidP="00544D98">
      <w:pPr>
        <w:rPr>
          <w:sz w:val="24"/>
          <w:szCs w:val="24"/>
        </w:rPr>
      </w:pPr>
    </w:p>
    <w:sectPr w:rsidR="00544D98" w:rsidRPr="00544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2D27B" w14:textId="77777777" w:rsidR="000075DD" w:rsidRDefault="000075DD" w:rsidP="002D6BDA">
      <w:pPr>
        <w:spacing w:after="0" w:line="240" w:lineRule="auto"/>
      </w:pPr>
      <w:r>
        <w:separator/>
      </w:r>
    </w:p>
  </w:endnote>
  <w:endnote w:type="continuationSeparator" w:id="0">
    <w:p w14:paraId="13536C9F" w14:textId="77777777" w:rsidR="000075DD" w:rsidRDefault="000075DD" w:rsidP="002D6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BC086" w14:textId="77777777" w:rsidR="000075DD" w:rsidRDefault="000075DD" w:rsidP="002D6BDA">
      <w:pPr>
        <w:spacing w:after="0" w:line="240" w:lineRule="auto"/>
      </w:pPr>
      <w:r>
        <w:separator/>
      </w:r>
    </w:p>
  </w:footnote>
  <w:footnote w:type="continuationSeparator" w:id="0">
    <w:p w14:paraId="017763F6" w14:textId="77777777" w:rsidR="000075DD" w:rsidRDefault="000075DD" w:rsidP="002D6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6BB0"/>
    <w:multiLevelType w:val="hybridMultilevel"/>
    <w:tmpl w:val="DCA424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F1C88"/>
    <w:multiLevelType w:val="hybridMultilevel"/>
    <w:tmpl w:val="A0E4E7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E5F50"/>
    <w:multiLevelType w:val="hybridMultilevel"/>
    <w:tmpl w:val="A0767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F1785"/>
    <w:multiLevelType w:val="hybridMultilevel"/>
    <w:tmpl w:val="13807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E24DC"/>
    <w:multiLevelType w:val="hybridMultilevel"/>
    <w:tmpl w:val="8DDE0B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680F82"/>
    <w:multiLevelType w:val="hybridMultilevel"/>
    <w:tmpl w:val="5A1C54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585625">
    <w:abstractNumId w:val="0"/>
  </w:num>
  <w:num w:numId="2" w16cid:durableId="152642847">
    <w:abstractNumId w:val="4"/>
  </w:num>
  <w:num w:numId="3" w16cid:durableId="1102841831">
    <w:abstractNumId w:val="2"/>
  </w:num>
  <w:num w:numId="4" w16cid:durableId="792871610">
    <w:abstractNumId w:val="1"/>
  </w:num>
  <w:num w:numId="5" w16cid:durableId="1891574061">
    <w:abstractNumId w:val="5"/>
  </w:num>
  <w:num w:numId="6" w16cid:durableId="71450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AA"/>
    <w:rsid w:val="000075DD"/>
    <w:rsid w:val="00030690"/>
    <w:rsid w:val="00043772"/>
    <w:rsid w:val="000443A0"/>
    <w:rsid w:val="00051BBD"/>
    <w:rsid w:val="000573F8"/>
    <w:rsid w:val="00074DFC"/>
    <w:rsid w:val="000A2F45"/>
    <w:rsid w:val="000A4038"/>
    <w:rsid w:val="000D5C39"/>
    <w:rsid w:val="000D7E72"/>
    <w:rsid w:val="00134EE2"/>
    <w:rsid w:val="001411ED"/>
    <w:rsid w:val="001631EC"/>
    <w:rsid w:val="00170CF2"/>
    <w:rsid w:val="001810C7"/>
    <w:rsid w:val="0018721E"/>
    <w:rsid w:val="00197068"/>
    <w:rsid w:val="001A11F6"/>
    <w:rsid w:val="001B06FD"/>
    <w:rsid w:val="001C527F"/>
    <w:rsid w:val="001E158D"/>
    <w:rsid w:val="001F1885"/>
    <w:rsid w:val="00206E47"/>
    <w:rsid w:val="00222C4A"/>
    <w:rsid w:val="00225B33"/>
    <w:rsid w:val="00231836"/>
    <w:rsid w:val="002833EB"/>
    <w:rsid w:val="00296C43"/>
    <w:rsid w:val="002A5B7A"/>
    <w:rsid w:val="002B1F59"/>
    <w:rsid w:val="002C6779"/>
    <w:rsid w:val="002D6BDA"/>
    <w:rsid w:val="002E3F6B"/>
    <w:rsid w:val="002E7427"/>
    <w:rsid w:val="00301F73"/>
    <w:rsid w:val="00307F37"/>
    <w:rsid w:val="0031348D"/>
    <w:rsid w:val="00316AEE"/>
    <w:rsid w:val="003179C4"/>
    <w:rsid w:val="00350EDA"/>
    <w:rsid w:val="00360F7A"/>
    <w:rsid w:val="00372123"/>
    <w:rsid w:val="003754B8"/>
    <w:rsid w:val="00381164"/>
    <w:rsid w:val="003A20E6"/>
    <w:rsid w:val="003B0BF2"/>
    <w:rsid w:val="00423FFE"/>
    <w:rsid w:val="004442F3"/>
    <w:rsid w:val="004701F7"/>
    <w:rsid w:val="004B0794"/>
    <w:rsid w:val="004B560F"/>
    <w:rsid w:val="004C2935"/>
    <w:rsid w:val="004D0B8A"/>
    <w:rsid w:val="004F0724"/>
    <w:rsid w:val="00513C13"/>
    <w:rsid w:val="00513F67"/>
    <w:rsid w:val="00524117"/>
    <w:rsid w:val="00530E3F"/>
    <w:rsid w:val="005341AA"/>
    <w:rsid w:val="00544BC4"/>
    <w:rsid w:val="00544D98"/>
    <w:rsid w:val="0057754A"/>
    <w:rsid w:val="00590937"/>
    <w:rsid w:val="005A7384"/>
    <w:rsid w:val="005B056A"/>
    <w:rsid w:val="005C0ED2"/>
    <w:rsid w:val="005D6B96"/>
    <w:rsid w:val="005F66B6"/>
    <w:rsid w:val="0060305B"/>
    <w:rsid w:val="00606906"/>
    <w:rsid w:val="00611E41"/>
    <w:rsid w:val="006254A1"/>
    <w:rsid w:val="006443F9"/>
    <w:rsid w:val="00651736"/>
    <w:rsid w:val="006A11A7"/>
    <w:rsid w:val="006A6764"/>
    <w:rsid w:val="006C7D70"/>
    <w:rsid w:val="006E2962"/>
    <w:rsid w:val="00710F9F"/>
    <w:rsid w:val="007310D7"/>
    <w:rsid w:val="00736022"/>
    <w:rsid w:val="007422B9"/>
    <w:rsid w:val="00750A67"/>
    <w:rsid w:val="00756F9C"/>
    <w:rsid w:val="00761022"/>
    <w:rsid w:val="00785841"/>
    <w:rsid w:val="007A2F44"/>
    <w:rsid w:val="007C178B"/>
    <w:rsid w:val="007D300A"/>
    <w:rsid w:val="007D7E8B"/>
    <w:rsid w:val="007E3442"/>
    <w:rsid w:val="0084616E"/>
    <w:rsid w:val="00895EF4"/>
    <w:rsid w:val="008B01F0"/>
    <w:rsid w:val="008B3486"/>
    <w:rsid w:val="008D00CF"/>
    <w:rsid w:val="008D192F"/>
    <w:rsid w:val="00970E70"/>
    <w:rsid w:val="00986D36"/>
    <w:rsid w:val="009A2EA2"/>
    <w:rsid w:val="009A4782"/>
    <w:rsid w:val="009A4B73"/>
    <w:rsid w:val="009A4D90"/>
    <w:rsid w:val="009E0FBB"/>
    <w:rsid w:val="009F27A4"/>
    <w:rsid w:val="009F7ADB"/>
    <w:rsid w:val="00A142D5"/>
    <w:rsid w:val="00A17D19"/>
    <w:rsid w:val="00A44A0B"/>
    <w:rsid w:val="00A44F6B"/>
    <w:rsid w:val="00A67F34"/>
    <w:rsid w:val="00A75473"/>
    <w:rsid w:val="00A80099"/>
    <w:rsid w:val="00A80458"/>
    <w:rsid w:val="00AC52F7"/>
    <w:rsid w:val="00B25D0C"/>
    <w:rsid w:val="00B3322C"/>
    <w:rsid w:val="00B40DAD"/>
    <w:rsid w:val="00B52B76"/>
    <w:rsid w:val="00B65D95"/>
    <w:rsid w:val="00B809FE"/>
    <w:rsid w:val="00BA06FB"/>
    <w:rsid w:val="00BA7781"/>
    <w:rsid w:val="00BB310E"/>
    <w:rsid w:val="00BB3E9D"/>
    <w:rsid w:val="00BC161B"/>
    <w:rsid w:val="00BC4D58"/>
    <w:rsid w:val="00C07E21"/>
    <w:rsid w:val="00C434FF"/>
    <w:rsid w:val="00C53D1B"/>
    <w:rsid w:val="00CB53B9"/>
    <w:rsid w:val="00CE5CEA"/>
    <w:rsid w:val="00CF1720"/>
    <w:rsid w:val="00D50BEB"/>
    <w:rsid w:val="00D54B8E"/>
    <w:rsid w:val="00DB07A4"/>
    <w:rsid w:val="00DB0FCA"/>
    <w:rsid w:val="00DC4236"/>
    <w:rsid w:val="00DE37AC"/>
    <w:rsid w:val="00E12DD3"/>
    <w:rsid w:val="00E252FF"/>
    <w:rsid w:val="00E266F2"/>
    <w:rsid w:val="00E558AD"/>
    <w:rsid w:val="00E702CE"/>
    <w:rsid w:val="00E82552"/>
    <w:rsid w:val="00EC35CE"/>
    <w:rsid w:val="00EC4907"/>
    <w:rsid w:val="00EC5A16"/>
    <w:rsid w:val="00EE4319"/>
    <w:rsid w:val="00F02BC3"/>
    <w:rsid w:val="00F14722"/>
    <w:rsid w:val="00F31437"/>
    <w:rsid w:val="00F43804"/>
    <w:rsid w:val="00F54C29"/>
    <w:rsid w:val="00F6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3146A"/>
  <w15:chartTrackingRefBased/>
  <w15:docId w15:val="{8161497C-C407-41C0-8DF5-07A0EDBA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BW"/>
    </w:rPr>
  </w:style>
  <w:style w:type="paragraph" w:styleId="Header">
    <w:name w:val="header"/>
    <w:basedOn w:val="Normal"/>
    <w:link w:val="HeaderChar"/>
    <w:uiPriority w:val="99"/>
    <w:unhideWhenUsed/>
    <w:rsid w:val="002D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BDA"/>
  </w:style>
  <w:style w:type="paragraph" w:styleId="Footer">
    <w:name w:val="footer"/>
    <w:basedOn w:val="Normal"/>
    <w:link w:val="FooterChar"/>
    <w:uiPriority w:val="99"/>
    <w:unhideWhenUsed/>
    <w:rsid w:val="002D6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22:50:59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24575,'0'4'0,"0"7"0,0 5 0,0 5 0,0 3 0,0 2 0,0 1 0,0 1 0,0-1 0,0 5 0,0 1 0,0 0 0,0-2 0,0-1 0,4-6 0,2-3 0,0-8 0</inkml:trace>
  <inkml:trace contextRef="#ctx0" brushRef="#br0" timeOffset="2920.64">25 239 24575,'5'0'0,"1"-5"0,4-1 0,5 1 0,0-4 0,2-1 0,-2-2 0,1 0 0,-2-1 0,-4-9 0,-3 0-8191</inkml:trace>
  <inkml:trace contextRef="#ctx0" brushRef="#br0" timeOffset="5417.88">78 266 24575,'5'0'0,"5"0"0,2 4 0,3 2 0,-1 5 0,6-1 0,0 4 0,-4 7 0,-4 6 0,-5 2 0,-7-4 0,-5-5-8191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22:50:56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1 161 24575,'0'-110'0,"0"67"0,0 35 0,0 15 0,0-6 0,0-1 0,0 1 0,0 0 0,0-1 0,0 1 0,0 0 0,0-1 0,0 1 0,0 0 0,0-1 0,0 1 0,1 0 0,-1-1 0,0 1 0,0 0 0,1-1 0,-1 1 0,0-1 0,1 1 0,-1-1 0,1 1 0,-1-1 0,0 1 0,1-1 0,0 1 0,-1-1 0,1 0 0,-1 1 0,1-1 0,-1 0 0,1 1 0,0-1 0,-1 0 0,1 0 0,-1 1 0,1-1 0,0 0 0,-1 0 0,1 0 0,0 0 0,1 0 0,33-10 0,-9 1 0,-21 8 0,0 1 0,-1-1 0,1 1 0,0 0 0,0 0 0,0 0 0,-1 1 0,1-1 0,0 1 0,-1 0 0,1 1 0,0-1 0,-1 1 0,0 0 0,7 4 0,-9-4 0,1 0 0,-1 0 0,0 0 0,0 1 0,0-1 0,0 1 0,0-1 0,-1 1 0,1 0 0,-1 0 0,1 0 0,-1 0 0,0 0 0,0 0 0,-1 0 0,1 0 0,-1 0 0,1 0 0,-1 0 0,0 1 0,0-1 0,0 0 0,-1 0 0,0 5 0,0-2-85,0 0 0,-1 0-1,1 0 1,-1 0 0,-1 0-1,1-1 1,-1 1 0,0-1-1,0 1 1,0-1 0,-1 0-1,1 0 1,-1-1 0,-1 1-1,-6 5 1,-1 1-6741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22:50:49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 24575,'-5'0'0,"0"1"0,0 0 0,1 0 0,-1 1 0,0-1 0,0 1 0,1 0 0,-1 0 0,1 1 0,0-1 0,0 1 0,0 0 0,0 0 0,0 1 0,1-1 0,-1 1 0,1-1 0,0 1 0,0 0 0,0 1 0,1-1 0,-3 6 0,3-8 0,1 0 0,0 0 0,0 1 0,0-1 0,0 1 0,1-1 0,-1 0 0,1 1 0,-1-1 0,1 1 0,0 0 0,0-1 0,0 1 0,0-1 0,0 1 0,1-1 0,-1 1 0,1-1 0,0 1 0,-1-1 0,1 0 0,0 1 0,1-1 0,-1 0 0,0 0 0,1 0 0,-1 0 0,1 0 0,-1 0 0,1 0 0,0 0 0,0 0 0,0-1 0,0 1 0,0-1 0,0 0 0,1 0 0,-1 1 0,0-1 0,1-1 0,-1 1 0,1 0 0,3 0 0,-4 0 0,0 0 0,0 0 0,0-1 0,1 1 0,-1-1 0,0 1 0,0-1 0,1 0 0,-1 0 0,0 0 0,0 0 0,1 0 0,-1-1 0,0 1 0,0-1 0,1 1 0,-1-1 0,0 0 0,0 0 0,0 0 0,0 0 0,0 0 0,0 0 0,0-1 0,-1 1 0,1 0 0,2-4 0,0-1 0,-1 0 0,0 0 0,-1 0 0,1-1 0,-1 1 0,0-1 0,1-10 0,12-35 0,-10 68 0,-2 11 0,-2-4-341,0 0 0,2-1-1,8 32 1,-7-35-6485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22:50:44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0 144 24575,'2'-5'0,"1"1"0,0 0 0,0 1 0,0-1 0,0 0 0,0 1 0,1 0 0,4-4 0,9-10 0,0-15 0,-14 25 0,0 1 0,0-1 0,0 1 0,1 0 0,0 0 0,5-6 0,-8 11 0,0 1 0,0-1 0,-1 0 0,1 1 0,0-1 0,0 1 0,1-1 0,-1 1 0,0-1 0,0 1 0,0 0 0,0-1 0,0 1 0,0 0 0,0 0 0,1 0 0,-1 0 0,0 0 0,0 0 0,0 0 0,0 1 0,0-1 0,0 0 0,1 0 0,-1 1 0,0-1 0,0 1 0,0-1 0,0 1 0,0 0 0,0-1 0,0 1 0,-1 0 0,1-1 0,0 1 0,0 0 0,-1 0 0,1 0 0,0 0 0,-1 0 0,1 0 0,0 0 0,-1 1 0,3 2 0,0 0 0,0 0 0,-1 0 0,0 0 0,0 0 0,0 1 0,0-1 0,-1 1 0,0 0 0,0-1 0,0 1 0,0 0 0,-1-1 0,0 1 0,0 0 0,0 0 0,0 0 0,-1-1 0,0 1 0,0 0 0,0-1 0,-1 1 0,-1 4 0,0-2 0,0-1 0,-1 1 0,0-1 0,0 0 0,0 0 0,0-1 0,-1 1 0,0-1 0,0 0 0,0 0 0,-1 0 0,0-1 0,0 0 0,-10 5 0,15-9 0,0 1 0,0-1 0,0 0 0,0 1 0,0-1 0,0 1 0,0 0 0,0-1 0,0 1 0,0 0 0,0-1 0,0 1 0,1 0 0,-1 0 0,0 0 0,1 0 0,-1 0 0,0 0 0,1 0 0,-1 0 0,1 0 0,-1 0 0,1 0 0,0 0 0,-1 0 0,1 0 0,0 0 0,0 1 0,0-1 0,0 0 0,0 0 0,0 0 0,0 0 0,0 0 0,1 1 0,-1-1 0,1 2 0,1 2 0,1-1 0,0 1 0,1 0 0,-1-1 0,1 1 0,0-1 0,4 4 0,2 1 0,-2-2 0,-1 0 0,0 0 0,0 1 0,0 0 0,8 14 0,-15-21 0,1 0 0,0 0 0,-1 0 0,0 0 0,1 0 0,-1 1 0,0-1 0,1 0 0,-1 0 0,0 1 0,0-1 0,0 0 0,0 0 0,0 1 0,0-1 0,0 0 0,-1 0 0,1 1 0,0-1 0,-1 0 0,0 2 0,-1-2 0,1 1 0,-1 0 0,1-1 0,-1 1 0,0-1 0,0 0 0,0 0 0,0 1 0,0-1 0,0-1 0,0 1 0,0 0 0,0 0 0,-1-1 0,1 1 0,-4-1 0,-67 9-1365,54-4-5461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22:50:38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24575,'0'4'0,"0"7"0,0 5 0,0 5 0,0 3 0,0 2 0,0 1 0,0 1 0,0-1 0,0 1 0,0-1 0,4-5 0,2-1 0,0-5-8191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Gaopatwe</dc:creator>
  <cp:keywords/>
  <dc:description/>
  <cp:lastModifiedBy>Pearl Gaopatwe</cp:lastModifiedBy>
  <cp:revision>144</cp:revision>
  <dcterms:created xsi:type="dcterms:W3CDTF">2025-09-17T11:47:00Z</dcterms:created>
  <dcterms:modified xsi:type="dcterms:W3CDTF">2025-09-19T18:20:00Z</dcterms:modified>
</cp:coreProperties>
</file>